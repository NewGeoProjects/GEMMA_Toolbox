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7ECE3" w14:textId="77777777" w:rsidR="00146D9C" w:rsidRDefault="00146D9C" w:rsidP="00146D9C">
      <w:pPr>
        <w:spacing w:after="12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GEMMA (Geo-</w:t>
      </w:r>
      <w:proofErr w:type="spellStart"/>
      <w:r>
        <w:rPr>
          <w:b/>
          <w:bCs/>
          <w:sz w:val="32"/>
          <w:szCs w:val="32"/>
          <w:lang w:val="en-GB"/>
        </w:rPr>
        <w:t>EnvironMental</w:t>
      </w:r>
      <w:proofErr w:type="spellEnd"/>
      <w:r>
        <w:rPr>
          <w:b/>
          <w:bCs/>
          <w:sz w:val="32"/>
          <w:szCs w:val="32"/>
          <w:lang w:val="en-GB"/>
        </w:rPr>
        <w:t xml:space="preserve"> Multivariate </w:t>
      </w:r>
      <w:proofErr w:type="gramStart"/>
      <w:r>
        <w:rPr>
          <w:b/>
          <w:bCs/>
          <w:sz w:val="32"/>
          <w:szCs w:val="32"/>
          <w:lang w:val="en-GB"/>
        </w:rPr>
        <w:t>Analysis )</w:t>
      </w:r>
      <w:proofErr w:type="gramEnd"/>
      <w:r>
        <w:rPr>
          <w:b/>
          <w:bCs/>
          <w:sz w:val="32"/>
          <w:szCs w:val="32"/>
          <w:lang w:val="en-GB"/>
        </w:rPr>
        <w:t xml:space="preserve"> Toolbox</w:t>
      </w:r>
    </w:p>
    <w:p w14:paraId="6F90F63B" w14:textId="035278B5" w:rsidR="00146D9C" w:rsidRDefault="00146D9C" w:rsidP="00146D9C">
      <w:pPr>
        <w:spacing w:after="120"/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---The User Guide---</w:t>
      </w:r>
    </w:p>
    <w:p w14:paraId="7D72C424" w14:textId="77777777" w:rsidR="00F67583" w:rsidRDefault="00F67583" w:rsidP="002631EF">
      <w:pPr>
        <w:spacing w:after="120"/>
        <w:rPr>
          <w:b/>
          <w:bCs/>
          <w:sz w:val="32"/>
          <w:szCs w:val="32"/>
          <w:lang w:val="en-GB"/>
        </w:rPr>
      </w:pPr>
    </w:p>
    <w:p w14:paraId="3EFEA117" w14:textId="6356366C" w:rsidR="009324B7" w:rsidRDefault="009324B7" w:rsidP="002631EF">
      <w:pPr>
        <w:spacing w:after="120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0. GEMMA Toolbox requirements</w:t>
      </w:r>
    </w:p>
    <w:p w14:paraId="59F0DBC4" w14:textId="7AC5979A" w:rsidR="009324B7" w:rsidRDefault="009324B7" w:rsidP="002631EF">
      <w:pPr>
        <w:spacing w:after="120"/>
        <w:rPr>
          <w:lang w:val="en-GB"/>
        </w:rPr>
      </w:pPr>
      <w:r>
        <w:rPr>
          <w:lang w:val="en-GB"/>
        </w:rPr>
        <w:t>To use the GEMMA toolbox, R and R-Studio</w:t>
      </w:r>
      <w:r w:rsidR="00351DA5">
        <w:rPr>
          <w:lang w:val="en-GB"/>
        </w:rPr>
        <w:t xml:space="preserve"> desktop</w:t>
      </w:r>
      <w:r>
        <w:rPr>
          <w:lang w:val="en-GB"/>
        </w:rPr>
        <w:t xml:space="preserve"> are required. </w:t>
      </w:r>
    </w:p>
    <w:p w14:paraId="65A74FEB" w14:textId="6F707F5D" w:rsidR="009324B7" w:rsidRDefault="009324B7" w:rsidP="009324B7">
      <w:pPr>
        <w:pStyle w:val="ListParagraph"/>
        <w:numPr>
          <w:ilvl w:val="0"/>
          <w:numId w:val="12"/>
        </w:numPr>
        <w:spacing w:after="120"/>
        <w:rPr>
          <w:lang w:val="en-GB"/>
        </w:rPr>
      </w:pPr>
      <w:r w:rsidRPr="009324B7">
        <w:rPr>
          <w:lang w:val="en-GB"/>
        </w:rPr>
        <w:t xml:space="preserve">R is freely available at the link </w:t>
      </w:r>
      <w:hyperlink r:id="rId5" w:history="1">
        <w:r w:rsidRPr="009324B7">
          <w:rPr>
            <w:rStyle w:val="Hyperlink"/>
            <w:lang w:val="en-GB"/>
          </w:rPr>
          <w:t>https://www.r-project.org/</w:t>
        </w:r>
      </w:hyperlink>
      <w:r w:rsidRPr="009324B7">
        <w:rPr>
          <w:lang w:val="en-GB"/>
        </w:rPr>
        <w:t>. In “download/CRAN” section, chose the mirror link preferred for the download</w:t>
      </w:r>
      <w:r>
        <w:rPr>
          <w:lang w:val="en-GB"/>
        </w:rPr>
        <w:t xml:space="preserve"> suitable for your operative system.</w:t>
      </w:r>
    </w:p>
    <w:p w14:paraId="3F349EAB" w14:textId="01B39C31" w:rsidR="00E553F1" w:rsidRDefault="00E553F1" w:rsidP="009324B7">
      <w:pPr>
        <w:pStyle w:val="ListParagraph"/>
        <w:numPr>
          <w:ilvl w:val="0"/>
          <w:numId w:val="12"/>
        </w:numPr>
        <w:spacing w:after="120"/>
        <w:rPr>
          <w:lang w:val="en-GB"/>
        </w:rPr>
      </w:pPr>
      <w:r>
        <w:rPr>
          <w:lang w:val="en-GB"/>
        </w:rPr>
        <w:t>Install the R CRAN</w:t>
      </w:r>
    </w:p>
    <w:p w14:paraId="55FE757A" w14:textId="38FB2C3F" w:rsidR="009324B7" w:rsidRDefault="00351DA5" w:rsidP="009324B7">
      <w:pPr>
        <w:pStyle w:val="ListParagraph"/>
        <w:numPr>
          <w:ilvl w:val="0"/>
          <w:numId w:val="12"/>
        </w:numPr>
        <w:spacing w:after="120"/>
        <w:rPr>
          <w:lang w:val="en-GB"/>
        </w:rPr>
      </w:pPr>
      <w:r>
        <w:rPr>
          <w:lang w:val="en-GB"/>
        </w:rPr>
        <w:t>R-Studio desktop can be downloaded at the link</w:t>
      </w:r>
      <w:r w:rsidR="00E553F1">
        <w:rPr>
          <w:lang w:val="en-GB"/>
        </w:rPr>
        <w:t xml:space="preserve"> </w:t>
      </w:r>
      <w:r>
        <w:rPr>
          <w:lang w:val="en-GB"/>
        </w:rPr>
        <w:t xml:space="preserve"> </w:t>
      </w:r>
      <w:hyperlink r:id="rId6" w:history="1">
        <w:r w:rsidRPr="009B490F">
          <w:rPr>
            <w:rStyle w:val="Hyperlink"/>
            <w:lang w:val="en-GB"/>
          </w:rPr>
          <w:t>https://posit.co/download/rstudio-desktop/</w:t>
        </w:r>
      </w:hyperlink>
      <w:r>
        <w:rPr>
          <w:lang w:val="en-GB"/>
        </w:rPr>
        <w:t xml:space="preserve"> </w:t>
      </w:r>
      <w:r w:rsidR="00E553F1">
        <w:rPr>
          <w:lang w:val="en-GB"/>
        </w:rPr>
        <w:t xml:space="preserve">, chose your operative system and start the download. </w:t>
      </w:r>
    </w:p>
    <w:p w14:paraId="4091A0B1" w14:textId="2612286C" w:rsidR="00E553F1" w:rsidRPr="009324B7" w:rsidRDefault="00E553F1" w:rsidP="009324B7">
      <w:pPr>
        <w:pStyle w:val="ListParagraph"/>
        <w:numPr>
          <w:ilvl w:val="0"/>
          <w:numId w:val="12"/>
        </w:numPr>
        <w:spacing w:after="120"/>
        <w:rPr>
          <w:lang w:val="en-GB"/>
        </w:rPr>
      </w:pPr>
      <w:r>
        <w:rPr>
          <w:lang w:val="en-GB"/>
        </w:rPr>
        <w:t>Install the R-Studio desktop software</w:t>
      </w:r>
    </w:p>
    <w:p w14:paraId="2BEAA24A" w14:textId="396AFA59" w:rsidR="00E553F1" w:rsidRDefault="00E553F1" w:rsidP="002631EF">
      <w:pPr>
        <w:spacing w:after="120"/>
        <w:rPr>
          <w:lang w:val="en-GB"/>
        </w:rPr>
      </w:pPr>
      <w:r w:rsidRPr="00E553F1">
        <w:rPr>
          <w:b/>
          <w:bCs/>
          <w:lang w:val="en-GB"/>
        </w:rPr>
        <w:t>Note</w:t>
      </w:r>
      <w:r>
        <w:rPr>
          <w:lang w:val="en-GB"/>
        </w:rPr>
        <w:t xml:space="preserve">: to develop GEMMA toolbox we use both Windows 11 and macOS 12 systems, R-Studio </w:t>
      </w:r>
      <w:r w:rsidRPr="00E553F1">
        <w:rPr>
          <w:lang w:val="en-GB"/>
        </w:rPr>
        <w:t>2023.12.1</w:t>
      </w:r>
      <w:r>
        <w:rPr>
          <w:lang w:val="en-GB"/>
        </w:rPr>
        <w:t xml:space="preserve">, and </w:t>
      </w:r>
      <w:r w:rsidRPr="00E553F1">
        <w:rPr>
          <w:lang w:val="en-GB"/>
        </w:rPr>
        <w:t>R 3.3.0</w:t>
      </w:r>
    </w:p>
    <w:p w14:paraId="6B053223" w14:textId="77777777" w:rsidR="000820E9" w:rsidRPr="00E553F1" w:rsidRDefault="000820E9" w:rsidP="002631EF">
      <w:pPr>
        <w:spacing w:after="120"/>
        <w:rPr>
          <w:lang w:val="en-GB"/>
        </w:rPr>
      </w:pPr>
    </w:p>
    <w:p w14:paraId="40C8891F" w14:textId="4A7D2B9A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t>1. Folder Structure</w:t>
      </w:r>
    </w:p>
    <w:p w14:paraId="28CAA30B" w14:textId="4554441D" w:rsidR="002631E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t xml:space="preserve">The GEMMA Toolbox software includes </w:t>
      </w:r>
      <w:r w:rsidR="00BA5E75">
        <w:rPr>
          <w:lang w:val="en-GB"/>
        </w:rPr>
        <w:t>folders</w:t>
      </w:r>
      <w:r w:rsidRPr="002631EF">
        <w:rPr>
          <w:lang w:val="en-GB"/>
        </w:rPr>
        <w:t xml:space="preserve"> (</w:t>
      </w:r>
      <w:r w:rsidR="00BA5E75">
        <w:rPr>
          <w:lang w:val="en-GB"/>
        </w:rPr>
        <w:t>a</w:t>
      </w:r>
      <w:r w:rsidRPr="002631EF">
        <w:rPr>
          <w:lang w:val="en-GB"/>
        </w:rPr>
        <w:t>) for its functionality. The "plot" and "tab" sub-folders store charts and tables generated from the analysis</w:t>
      </w:r>
      <w:r w:rsidR="00BA5E75">
        <w:rPr>
          <w:lang w:val="en-GB"/>
        </w:rPr>
        <w:t>, while the “scripts” contain the software’s scripts.</w:t>
      </w:r>
    </w:p>
    <w:p w14:paraId="225251E7" w14:textId="77777777" w:rsidR="00BA5E75" w:rsidRDefault="00BA5E75" w:rsidP="002631EF">
      <w:pPr>
        <w:spacing w:after="120"/>
        <w:rPr>
          <w:lang w:val="en-GB"/>
        </w:rPr>
      </w:pPr>
      <w:r w:rsidRPr="009324B7">
        <w:rPr>
          <w:b/>
          <w:bCs/>
          <w:lang w:val="en-GB"/>
        </w:rPr>
        <w:t>Note</w:t>
      </w:r>
      <w:r>
        <w:rPr>
          <w:lang w:val="en-GB"/>
        </w:rPr>
        <w:t xml:space="preserve">: </w:t>
      </w:r>
    </w:p>
    <w:p w14:paraId="0A5E07BD" w14:textId="4FA17A34" w:rsidR="00BA5E75" w:rsidRDefault="00BA5E75" w:rsidP="00BA5E75">
      <w:pPr>
        <w:pStyle w:val="ListParagraph"/>
        <w:numPr>
          <w:ilvl w:val="0"/>
          <w:numId w:val="10"/>
        </w:numPr>
        <w:spacing w:after="120"/>
        <w:rPr>
          <w:lang w:val="en-GB"/>
        </w:rPr>
      </w:pPr>
      <w:r>
        <w:rPr>
          <w:lang w:val="en-GB"/>
        </w:rPr>
        <w:t>D</w:t>
      </w:r>
      <w:r w:rsidRPr="00BA5E75">
        <w:rPr>
          <w:lang w:val="en-GB"/>
        </w:rPr>
        <w:t xml:space="preserve">o not delete or rename the folders! </w:t>
      </w:r>
    </w:p>
    <w:p w14:paraId="465C6447" w14:textId="5E1E0ABB" w:rsidR="00BA5E75" w:rsidRPr="00BA5E75" w:rsidRDefault="00BA5E75" w:rsidP="00BA5E75">
      <w:pPr>
        <w:pStyle w:val="ListParagraph"/>
        <w:numPr>
          <w:ilvl w:val="0"/>
          <w:numId w:val="10"/>
        </w:numPr>
        <w:spacing w:after="120"/>
        <w:rPr>
          <w:lang w:val="en-GB"/>
        </w:rPr>
      </w:pPr>
      <w:r>
        <w:rPr>
          <w:lang w:val="en-GB"/>
        </w:rPr>
        <w:t>The “the script” folder contain all the software scripts, programming-skills are required to manage the files without compromise the GEMMA Toolbox functioning.</w:t>
      </w:r>
    </w:p>
    <w:p w14:paraId="53EFEA98" w14:textId="1AF5B347" w:rsidR="002631EF" w:rsidRPr="002631EF" w:rsidRDefault="002631EF" w:rsidP="002631EF">
      <w:pPr>
        <w:spacing w:after="120"/>
        <w:rPr>
          <w:b/>
          <w:bCs/>
          <w:lang w:val="en-GB"/>
        </w:rPr>
      </w:pPr>
      <w:r w:rsidRPr="002631EF">
        <w:rPr>
          <w:b/>
          <w:bCs/>
          <w:lang w:val="en-GB"/>
        </w:rPr>
        <w:t>Steps:</w:t>
      </w:r>
    </w:p>
    <w:p w14:paraId="3607BAAA" w14:textId="491979D6" w:rsidR="002631EF" w:rsidRPr="002631EF" w:rsidRDefault="002631EF" w:rsidP="002631EF">
      <w:pPr>
        <w:pStyle w:val="ListParagraph"/>
        <w:numPr>
          <w:ilvl w:val="0"/>
          <w:numId w:val="3"/>
        </w:numPr>
        <w:spacing w:after="120"/>
        <w:rPr>
          <w:lang w:val="en-GB"/>
        </w:rPr>
      </w:pPr>
      <w:r w:rsidRPr="002631EF">
        <w:rPr>
          <w:lang w:val="en-GB"/>
        </w:rPr>
        <w:t>Copy your dataset to the</w:t>
      </w:r>
      <w:r w:rsidR="00BA5E75">
        <w:rPr>
          <w:lang w:val="en-GB"/>
        </w:rPr>
        <w:t xml:space="preserve"> </w:t>
      </w:r>
      <w:del w:id="0" w:author="Iuliana Vasiliev-Popa" w:date="2024-02-16T15:28:00Z">
        <w:r w:rsidR="00BA5E75" w:rsidDel="005016FB">
          <w:rPr>
            <w:lang w:val="en-GB"/>
          </w:rPr>
          <w:delText>softare</w:delText>
        </w:r>
      </w:del>
      <w:ins w:id="1" w:author="Iuliana Vasiliev-Popa" w:date="2024-02-16T15:28:00Z">
        <w:r w:rsidR="005016FB">
          <w:rPr>
            <w:lang w:val="en-GB"/>
          </w:rPr>
          <w:t>software</w:t>
        </w:r>
      </w:ins>
      <w:r w:rsidRPr="002631EF">
        <w:rPr>
          <w:lang w:val="en-GB"/>
        </w:rPr>
        <w:t xml:space="preserve"> folder directory.</w:t>
      </w:r>
    </w:p>
    <w:p w14:paraId="6190CAD9" w14:textId="77777777" w:rsidR="002631EF" w:rsidRDefault="002631EF" w:rsidP="002631EF">
      <w:pPr>
        <w:pStyle w:val="ListParagraph"/>
        <w:numPr>
          <w:ilvl w:val="0"/>
          <w:numId w:val="3"/>
        </w:numPr>
        <w:spacing w:after="120"/>
        <w:rPr>
          <w:lang w:val="en-GB"/>
        </w:rPr>
      </w:pPr>
      <w:r w:rsidRPr="002631EF">
        <w:rPr>
          <w:lang w:val="en-GB"/>
        </w:rPr>
        <w:t xml:space="preserve">Run the </w:t>
      </w:r>
      <w:proofErr w:type="spellStart"/>
      <w:r w:rsidRPr="002631EF">
        <w:rPr>
          <w:lang w:val="en-GB"/>
        </w:rPr>
        <w:t>GEMMA_</w:t>
      </w:r>
      <w:proofErr w:type="gramStart"/>
      <w:r w:rsidRPr="002631EF">
        <w:rPr>
          <w:lang w:val="en-GB"/>
        </w:rPr>
        <w:t>main.R</w:t>
      </w:r>
      <w:proofErr w:type="spellEnd"/>
      <w:proofErr w:type="gramEnd"/>
      <w:r w:rsidRPr="002631EF">
        <w:rPr>
          <w:lang w:val="en-GB"/>
        </w:rPr>
        <w:t xml:space="preserve"> file using R-Studio.</w:t>
      </w:r>
    </w:p>
    <w:p w14:paraId="2CA21651" w14:textId="29521C7A" w:rsidR="00C10B91" w:rsidRDefault="00BA5E75" w:rsidP="00C10B91">
      <w:pPr>
        <w:spacing w:after="12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B555238" wp14:editId="7DC2C7B3">
            <wp:extent cx="6476739" cy="4198343"/>
            <wp:effectExtent l="0" t="0" r="635" b="0"/>
            <wp:docPr id="21204930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668" cy="42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F0001" w14:textId="7AA19472" w:rsidR="00C10B91" w:rsidRPr="00275853" w:rsidRDefault="00C10B91" w:rsidP="00C10B91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1</w:t>
      </w:r>
    </w:p>
    <w:p w14:paraId="0AC2BE6D" w14:textId="77777777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t>2. Running GEMMA Toolbox</w:t>
      </w:r>
    </w:p>
    <w:p w14:paraId="41106733" w14:textId="5BE0FB87" w:rsidR="002631EF" w:rsidRPr="002631E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t>To run the GEMMA Toolbox software, simply click the "Run App" button, as shown in the figure</w:t>
      </w:r>
      <w:ins w:id="2" w:author="Iuliana Vasiliev-Popa" w:date="2024-02-16T15:28:00Z">
        <w:r w:rsidR="004A1064">
          <w:rPr>
            <w:lang w:val="en-GB"/>
          </w:rPr>
          <w:t xml:space="preserve"> (yellow arrow)</w:t>
        </w:r>
      </w:ins>
      <w:r w:rsidRPr="002631EF">
        <w:rPr>
          <w:lang w:val="en-GB"/>
        </w:rPr>
        <w:t>.</w:t>
      </w:r>
    </w:p>
    <w:p w14:paraId="2D53F8F4" w14:textId="77777777" w:rsidR="002631EF" w:rsidRDefault="002631EF" w:rsidP="002631EF">
      <w:pPr>
        <w:spacing w:after="120"/>
        <w:rPr>
          <w:lang w:val="en-GB"/>
        </w:rPr>
      </w:pPr>
      <w:r w:rsidRPr="002631EF">
        <w:rPr>
          <w:b/>
          <w:bCs/>
          <w:lang w:val="en-GB"/>
        </w:rPr>
        <w:t>Note:</w:t>
      </w:r>
      <w:r w:rsidRPr="002631EF">
        <w:rPr>
          <w:lang w:val="en-GB"/>
        </w:rPr>
        <w:t xml:space="preserve"> If running GEMMA Toolbox for the first time, allow some time for automated library installations. The duration may vary based on network and computer performance.</w:t>
      </w:r>
    </w:p>
    <w:p w14:paraId="1556CE7D" w14:textId="3E3C5F09" w:rsidR="008014A4" w:rsidRDefault="008014A4" w:rsidP="008014A4">
      <w:pPr>
        <w:spacing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D16BD01" wp14:editId="315E2617">
            <wp:extent cx="6639319" cy="3555124"/>
            <wp:effectExtent l="0" t="0" r="0" b="7620"/>
            <wp:docPr id="370839295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39295" name="Immagine 2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3" cy="3570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271ED" w14:textId="64A47C6C" w:rsidR="002631EF" w:rsidRPr="009A6729" w:rsidRDefault="008014A4" w:rsidP="009A6729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lastRenderedPageBreak/>
        <w:t>Figure 2</w:t>
      </w:r>
    </w:p>
    <w:p w14:paraId="6C5936EF" w14:textId="77777777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t>3. Dataset Import</w:t>
      </w:r>
    </w:p>
    <w:p w14:paraId="7229A330" w14:textId="67973215" w:rsidR="002631EF" w:rsidRPr="002631E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t>After launching the app, import the dataset:</w:t>
      </w:r>
    </w:p>
    <w:p w14:paraId="42666591" w14:textId="77777777" w:rsidR="002631EF" w:rsidRPr="002631EF" w:rsidRDefault="002631EF" w:rsidP="002631EF">
      <w:pPr>
        <w:pStyle w:val="ListParagraph"/>
        <w:numPr>
          <w:ilvl w:val="0"/>
          <w:numId w:val="4"/>
        </w:numPr>
        <w:spacing w:after="120"/>
        <w:rPr>
          <w:lang w:val="en-GB"/>
        </w:rPr>
      </w:pPr>
      <w:r w:rsidRPr="002631EF">
        <w:rPr>
          <w:lang w:val="en-GB"/>
        </w:rPr>
        <w:t>Click "BROWSE..." (1).</w:t>
      </w:r>
    </w:p>
    <w:p w14:paraId="6D5352B3" w14:textId="77777777" w:rsidR="002631EF" w:rsidRPr="002631EF" w:rsidRDefault="002631EF" w:rsidP="002631EF">
      <w:pPr>
        <w:pStyle w:val="ListParagraph"/>
        <w:numPr>
          <w:ilvl w:val="0"/>
          <w:numId w:val="4"/>
        </w:numPr>
        <w:spacing w:after="120"/>
        <w:rPr>
          <w:lang w:val="en-GB"/>
        </w:rPr>
      </w:pPr>
      <w:r w:rsidRPr="002631EF">
        <w:rPr>
          <w:lang w:val="en-GB"/>
        </w:rPr>
        <w:t>Locate your dataset file in the GEMMA Toolbox directory (2) and open it (3).</w:t>
      </w:r>
    </w:p>
    <w:p w14:paraId="309893DD" w14:textId="77777777" w:rsidR="002631EF" w:rsidRPr="002631EF" w:rsidRDefault="002631EF" w:rsidP="002631EF">
      <w:pPr>
        <w:spacing w:after="120"/>
        <w:rPr>
          <w:lang w:val="en-GB"/>
        </w:rPr>
      </w:pPr>
      <w:r w:rsidRPr="002631EF">
        <w:rPr>
          <w:b/>
          <w:bCs/>
          <w:lang w:val="en-GB"/>
        </w:rPr>
        <w:t>Note:</w:t>
      </w:r>
      <w:r w:rsidRPr="002631EF">
        <w:rPr>
          <w:lang w:val="en-GB"/>
        </w:rPr>
        <w:t xml:space="preserve"> To load a new dataset, refresh the app first (4).</w:t>
      </w:r>
    </w:p>
    <w:p w14:paraId="686D626B" w14:textId="6E0BB0F3" w:rsidR="002631EF" w:rsidRDefault="009A6729" w:rsidP="004E223C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82EC7E" wp14:editId="7A30B9D8">
            <wp:extent cx="5932967" cy="3197907"/>
            <wp:effectExtent l="0" t="0" r="0" b="2540"/>
            <wp:docPr id="1734278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41" cy="3222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D80EA" w14:textId="50C95A39" w:rsidR="00EB7C8E" w:rsidRDefault="004E223C" w:rsidP="00F67583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3</w:t>
      </w:r>
    </w:p>
    <w:p w14:paraId="5C06567C" w14:textId="77777777" w:rsidR="00F67583" w:rsidRPr="00275853" w:rsidRDefault="00F67583" w:rsidP="00F67583">
      <w:pPr>
        <w:spacing w:after="120"/>
        <w:jc w:val="center"/>
        <w:rPr>
          <w:b/>
          <w:bCs/>
          <w:color w:val="FF0000"/>
          <w:lang w:val="en-GB"/>
        </w:rPr>
      </w:pPr>
    </w:p>
    <w:p w14:paraId="47659A9B" w14:textId="77777777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t>4. Variable Selection &amp; Raw Data Analysis</w:t>
      </w:r>
    </w:p>
    <w:p w14:paraId="0FD265AC" w14:textId="15933168" w:rsidR="0063038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t>In the "DATASET" panel, select variables for analysis in both "DEPENDENT VARIABLES" (1) and "PREDICTORS" (3) sub-panels. Use the checkbox (2) to select variables, and the central section (a) to view real-time data.</w:t>
      </w:r>
    </w:p>
    <w:p w14:paraId="2829C275" w14:textId="6515C796" w:rsidR="0063038F" w:rsidRDefault="0063038F" w:rsidP="0063038F">
      <w:pPr>
        <w:spacing w:after="12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F96B178" wp14:editId="2322F242">
            <wp:extent cx="6550783" cy="3259016"/>
            <wp:effectExtent l="0" t="0" r="2540" b="0"/>
            <wp:docPr id="1019544243" name="Immagine 4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4243" name="Immagine 4" descr="Immagine che contiene testo, schermata, software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221" cy="3274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8A4380" w14:textId="3151E676" w:rsidR="0063038F" w:rsidRPr="00275853" w:rsidRDefault="0063038F" w:rsidP="0063038F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4</w:t>
      </w:r>
    </w:p>
    <w:p w14:paraId="15CC0584" w14:textId="2E692B1E" w:rsidR="002631EF" w:rsidRPr="002631EF" w:rsidRDefault="002631EF" w:rsidP="002631EF">
      <w:pPr>
        <w:spacing w:after="120"/>
        <w:rPr>
          <w:b/>
          <w:bCs/>
          <w:lang w:val="en-GB"/>
        </w:rPr>
      </w:pPr>
      <w:r w:rsidRPr="002631EF">
        <w:rPr>
          <w:b/>
          <w:bCs/>
          <w:lang w:val="en-GB"/>
        </w:rPr>
        <w:t>Analysis Steps:</w:t>
      </w:r>
    </w:p>
    <w:p w14:paraId="4EFC5951" w14:textId="77777777" w:rsidR="002631EF" w:rsidRPr="002631EF" w:rsidRDefault="002631EF" w:rsidP="002631EF">
      <w:pPr>
        <w:pStyle w:val="ListParagraph"/>
        <w:numPr>
          <w:ilvl w:val="0"/>
          <w:numId w:val="5"/>
        </w:numPr>
        <w:spacing w:after="120"/>
        <w:rPr>
          <w:lang w:val="en-GB"/>
        </w:rPr>
      </w:pPr>
      <w:r w:rsidRPr="002631EF">
        <w:rPr>
          <w:lang w:val="en-GB"/>
        </w:rPr>
        <w:t>Click "START COLLINEARITY ANALYSIS" (5) in the "COLLINEARITY ANALYSIS" sub-panel (4).</w:t>
      </w:r>
    </w:p>
    <w:p w14:paraId="41FB5364" w14:textId="77777777" w:rsidR="002631EF" w:rsidRPr="002631EF" w:rsidRDefault="002631EF" w:rsidP="002631EF">
      <w:pPr>
        <w:pStyle w:val="ListParagraph"/>
        <w:numPr>
          <w:ilvl w:val="0"/>
          <w:numId w:val="5"/>
        </w:numPr>
        <w:spacing w:after="120"/>
        <w:rPr>
          <w:lang w:val="en-GB"/>
        </w:rPr>
      </w:pPr>
      <w:r w:rsidRPr="002631EF">
        <w:rPr>
          <w:lang w:val="en-GB"/>
        </w:rPr>
        <w:t>For statistical analyses, check the "ENVIRONMENTAL VARIABLES" (1) checkbox. Redundancy analysis requires "PREDICTOR" (3) selection.</w:t>
      </w:r>
    </w:p>
    <w:p w14:paraId="61BAEA6F" w14:textId="77777777" w:rsidR="002631EF" w:rsidRPr="002631EF" w:rsidRDefault="002631EF" w:rsidP="002631EF">
      <w:pPr>
        <w:pStyle w:val="ListParagraph"/>
        <w:numPr>
          <w:ilvl w:val="0"/>
          <w:numId w:val="5"/>
        </w:numPr>
        <w:spacing w:after="120"/>
        <w:rPr>
          <w:lang w:val="en-GB"/>
        </w:rPr>
      </w:pPr>
      <w:r w:rsidRPr="002631EF">
        <w:rPr>
          <w:lang w:val="en-GB"/>
        </w:rPr>
        <w:t>Note: Detrended Correspondence Analysis (DCA) cannot process negative values; consider data transformation for positivity.</w:t>
      </w:r>
    </w:p>
    <w:p w14:paraId="27DFA9F9" w14:textId="11B6E1B4" w:rsidR="002631EF" w:rsidRDefault="0063038F" w:rsidP="0063038F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FD80DF" wp14:editId="773115D5">
            <wp:extent cx="5998779" cy="3230256"/>
            <wp:effectExtent l="0" t="0" r="2540" b="8255"/>
            <wp:docPr id="1392694299" name="Immagine 5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94299" name="Immagine 5" descr="Immagine che contiene testo, schermata, softwa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09" cy="3253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954EE" w14:textId="2AA54130" w:rsidR="0063038F" w:rsidRPr="00275853" w:rsidRDefault="0063038F" w:rsidP="0063038F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5</w:t>
      </w:r>
    </w:p>
    <w:p w14:paraId="4DA08DBC" w14:textId="3EEDA67E" w:rsidR="0063038F" w:rsidRDefault="0063038F" w:rsidP="0063038F">
      <w:pPr>
        <w:spacing w:after="120"/>
        <w:rPr>
          <w:lang w:val="en-GB"/>
        </w:rPr>
      </w:pPr>
      <w:r w:rsidRPr="002631EF">
        <w:rPr>
          <w:lang w:val="en-GB"/>
        </w:rPr>
        <w:t xml:space="preserve">The "TIME_PLOT" sub-section (6) follows a standard structure for raw data, Principal Component Analysis (PCA), </w:t>
      </w:r>
      <w:r>
        <w:rPr>
          <w:lang w:val="en-GB"/>
        </w:rPr>
        <w:t>Detrended Correspondence Analysis (</w:t>
      </w:r>
      <w:r w:rsidRPr="002631EF">
        <w:rPr>
          <w:lang w:val="en-GB"/>
        </w:rPr>
        <w:t>DCA</w:t>
      </w:r>
      <w:r>
        <w:rPr>
          <w:lang w:val="en-GB"/>
        </w:rPr>
        <w:t>)</w:t>
      </w:r>
      <w:r w:rsidRPr="002631EF">
        <w:rPr>
          <w:lang w:val="en-GB"/>
        </w:rPr>
        <w:t>, and Redundancy Analysis (RDA). Customize the analysis using the dropdown menu (7) and checkbox lists (8, 9).</w:t>
      </w:r>
      <w:r w:rsidR="00667EDA">
        <w:rPr>
          <w:lang w:val="en-GB"/>
        </w:rPr>
        <w:t xml:space="preserve"> Click “PLOT” buttons (9, 11) to show the relative plots.</w:t>
      </w:r>
    </w:p>
    <w:p w14:paraId="671E239B" w14:textId="53CA87D2" w:rsidR="0087092A" w:rsidRPr="002631EF" w:rsidRDefault="00667EDA" w:rsidP="0063038F">
      <w:pPr>
        <w:spacing w:after="120"/>
        <w:rPr>
          <w:lang w:val="en-GB"/>
        </w:rPr>
      </w:pPr>
      <w:r w:rsidRPr="0002083A">
        <w:rPr>
          <w:b/>
          <w:bCs/>
          <w:lang w:val="en-GB"/>
        </w:rPr>
        <w:lastRenderedPageBreak/>
        <w:t>Note</w:t>
      </w:r>
      <w:r>
        <w:rPr>
          <w:lang w:val="en-GB"/>
        </w:rPr>
        <w:t>: the two plots can be displayed independently.</w:t>
      </w:r>
    </w:p>
    <w:p w14:paraId="599F417F" w14:textId="1C51644C" w:rsidR="0063038F" w:rsidRDefault="0063038F" w:rsidP="0063038F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98173C6" wp14:editId="76436DA9">
            <wp:extent cx="6541477" cy="5444756"/>
            <wp:effectExtent l="0" t="0" r="0" b="3810"/>
            <wp:docPr id="730518577" name="Immagine 6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8577" name="Immagine 6" descr="Immagine che contiene testo, schermata, diagramma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360" cy="5458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3E33D" w14:textId="3F2CC0AE" w:rsidR="0087092A" w:rsidRPr="00275853" w:rsidRDefault="0063038F" w:rsidP="009A6729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6</w:t>
      </w:r>
    </w:p>
    <w:p w14:paraId="4A8872C0" w14:textId="77777777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t>5. Cluster Analysis (CLA)</w:t>
      </w:r>
    </w:p>
    <w:p w14:paraId="73C09333" w14:textId="2AF45834" w:rsidR="002631EF" w:rsidRPr="002631E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t>Perform Cluster Analysis (CLA) in the "CLUSTER ANALYSIS" panel (1):</w:t>
      </w:r>
    </w:p>
    <w:p w14:paraId="3DDC0AD5" w14:textId="77777777" w:rsidR="002631EF" w:rsidRPr="002631EF" w:rsidRDefault="002631EF" w:rsidP="002631EF">
      <w:pPr>
        <w:pStyle w:val="ListParagraph"/>
        <w:numPr>
          <w:ilvl w:val="0"/>
          <w:numId w:val="6"/>
        </w:numPr>
        <w:spacing w:after="120"/>
        <w:rPr>
          <w:lang w:val="en-GB"/>
        </w:rPr>
      </w:pPr>
      <w:r w:rsidRPr="002631EF">
        <w:rPr>
          <w:lang w:val="en-GB"/>
        </w:rPr>
        <w:t>Choose CLA method from the dropdown menu (2).</w:t>
      </w:r>
    </w:p>
    <w:p w14:paraId="7E8F2624" w14:textId="23D916AC" w:rsidR="00B91A46" w:rsidRDefault="002631EF" w:rsidP="002631EF">
      <w:pPr>
        <w:pStyle w:val="ListParagraph"/>
        <w:numPr>
          <w:ilvl w:val="0"/>
          <w:numId w:val="6"/>
        </w:numPr>
        <w:spacing w:after="120"/>
        <w:rPr>
          <w:lang w:val="en-GB"/>
        </w:rPr>
      </w:pPr>
      <w:r w:rsidRPr="002631EF">
        <w:rPr>
          <w:lang w:val="en-GB"/>
        </w:rPr>
        <w:t>Optionally tune GAP statistic parameters (3)</w:t>
      </w:r>
      <w:r w:rsidR="009A6729">
        <w:rPr>
          <w:lang w:val="en-GB"/>
        </w:rPr>
        <w:t>.</w:t>
      </w:r>
    </w:p>
    <w:p w14:paraId="3D98583C" w14:textId="2337F17E" w:rsidR="002631EF" w:rsidRDefault="00B91A46" w:rsidP="002631EF">
      <w:pPr>
        <w:pStyle w:val="ListParagraph"/>
        <w:numPr>
          <w:ilvl w:val="0"/>
          <w:numId w:val="6"/>
        </w:numPr>
        <w:spacing w:after="120"/>
        <w:rPr>
          <w:lang w:val="en-GB"/>
        </w:rPr>
      </w:pPr>
      <w:r>
        <w:rPr>
          <w:lang w:val="en-GB"/>
        </w:rPr>
        <w:t xml:space="preserve">Click “CLUSTER NUMBER” </w:t>
      </w:r>
      <w:del w:id="3" w:author="Iuliana Vasiliev-Popa" w:date="2024-02-16T15:30:00Z">
        <w:r w:rsidDel="003A62CD">
          <w:rPr>
            <w:lang w:val="en-GB"/>
          </w:rPr>
          <w:delText xml:space="preserve">button </w:delText>
        </w:r>
      </w:del>
      <w:r>
        <w:rPr>
          <w:lang w:val="en-GB"/>
        </w:rPr>
        <w:t xml:space="preserve">to </w:t>
      </w:r>
      <w:r w:rsidR="002631EF" w:rsidRPr="002631EF">
        <w:rPr>
          <w:lang w:val="en-GB"/>
        </w:rPr>
        <w:t>evaluate cluster number (4) through statistical methods (a).</w:t>
      </w:r>
    </w:p>
    <w:p w14:paraId="6736DE26" w14:textId="436877EC" w:rsidR="00AA1CFB" w:rsidRPr="002631EF" w:rsidRDefault="00AA1CFB" w:rsidP="002631EF">
      <w:pPr>
        <w:pStyle w:val="ListParagraph"/>
        <w:numPr>
          <w:ilvl w:val="0"/>
          <w:numId w:val="6"/>
        </w:numPr>
        <w:spacing w:after="120"/>
        <w:rPr>
          <w:lang w:val="en-GB"/>
        </w:rPr>
      </w:pPr>
      <w:r>
        <w:rPr>
          <w:lang w:val="en-GB"/>
        </w:rPr>
        <w:t xml:space="preserve">Select the method chosen (5) or set the cluster number manually with the “Manual” option.  </w:t>
      </w:r>
    </w:p>
    <w:p w14:paraId="187DBAE2" w14:textId="78738134" w:rsidR="002631EF" w:rsidRDefault="002631EF" w:rsidP="002631EF">
      <w:pPr>
        <w:pStyle w:val="ListParagraph"/>
        <w:numPr>
          <w:ilvl w:val="0"/>
          <w:numId w:val="6"/>
        </w:numPr>
        <w:spacing w:after="120"/>
        <w:rPr>
          <w:lang w:val="en-GB"/>
        </w:rPr>
      </w:pPr>
      <w:r w:rsidRPr="002631EF">
        <w:rPr>
          <w:lang w:val="en-GB"/>
        </w:rPr>
        <w:t>Click "START C</w:t>
      </w:r>
      <w:r w:rsidR="00B91A46">
        <w:rPr>
          <w:lang w:val="en-GB"/>
        </w:rPr>
        <w:t>L</w:t>
      </w:r>
      <w:r w:rsidRPr="002631EF">
        <w:rPr>
          <w:lang w:val="en-GB"/>
        </w:rPr>
        <w:t>A" (6) to clustered samples. Results appear in section (b).</w:t>
      </w:r>
    </w:p>
    <w:p w14:paraId="22C82B3B" w14:textId="06B59081" w:rsidR="00AA1CFB" w:rsidRPr="00AA1CFB" w:rsidRDefault="00AA1CFB" w:rsidP="00AA1CFB">
      <w:pPr>
        <w:spacing w:after="120"/>
        <w:rPr>
          <w:lang w:val="en-GB"/>
        </w:rPr>
      </w:pPr>
      <w:r w:rsidRPr="00AA1CFB">
        <w:rPr>
          <w:b/>
          <w:bCs/>
          <w:lang w:val="en-GB"/>
        </w:rPr>
        <w:t>Note:</w:t>
      </w:r>
      <w:r>
        <w:rPr>
          <w:lang w:val="en-GB"/>
        </w:rPr>
        <w:t xml:space="preserve"> the minimum number of clusters is “2”, if “1” is selected the CLA will not </w:t>
      </w:r>
      <w:r w:rsidR="009A6729">
        <w:rPr>
          <w:lang w:val="en-GB"/>
        </w:rPr>
        <w:t>perform</w:t>
      </w:r>
      <w:r>
        <w:rPr>
          <w:lang w:val="en-GB"/>
        </w:rPr>
        <w:t>.</w:t>
      </w:r>
    </w:p>
    <w:p w14:paraId="489DC5EF" w14:textId="5FECB524" w:rsidR="00904927" w:rsidRDefault="009A6729" w:rsidP="00904927">
      <w:pPr>
        <w:spacing w:after="12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4CE95BF" wp14:editId="029D2DC0">
            <wp:extent cx="6775630" cy="3554361"/>
            <wp:effectExtent l="0" t="0" r="6350" b="8255"/>
            <wp:docPr id="402011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234" cy="3569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C6BC" w14:textId="2D253DD7" w:rsidR="00904927" w:rsidRPr="00275853" w:rsidRDefault="00904927" w:rsidP="00904927">
      <w:pPr>
        <w:spacing w:after="120"/>
        <w:jc w:val="center"/>
        <w:rPr>
          <w:b/>
          <w:bCs/>
          <w:color w:val="FF0000"/>
          <w:lang w:val="en-GB"/>
        </w:rPr>
      </w:pPr>
      <w:commentRangeStart w:id="4"/>
      <w:r w:rsidRPr="00275853">
        <w:rPr>
          <w:b/>
          <w:bCs/>
          <w:color w:val="FF0000"/>
          <w:lang w:val="en-GB"/>
        </w:rPr>
        <w:t>Figure 7</w:t>
      </w:r>
      <w:commentRangeEnd w:id="4"/>
      <w:r w:rsidR="00626937">
        <w:rPr>
          <w:rStyle w:val="CommentReference"/>
        </w:rPr>
        <w:commentReference w:id="4"/>
      </w:r>
    </w:p>
    <w:p w14:paraId="2A7735B6" w14:textId="77777777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t>6. Principal Component Analysis (PCA) &amp; Detrended Correspondence Analysis (DCA)</w:t>
      </w:r>
    </w:p>
    <w:p w14:paraId="509FD99E" w14:textId="1DE0FC0D" w:rsidR="002631EF" w:rsidRPr="002631E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t>Access PCA and DCA in respective panels (1, 2):</w:t>
      </w:r>
    </w:p>
    <w:p w14:paraId="1F6C5E90" w14:textId="77777777" w:rsidR="002631EF" w:rsidRPr="002631EF" w:rsidRDefault="002631EF" w:rsidP="002631EF">
      <w:pPr>
        <w:pStyle w:val="ListParagraph"/>
        <w:numPr>
          <w:ilvl w:val="0"/>
          <w:numId w:val="7"/>
        </w:numPr>
        <w:spacing w:after="120"/>
        <w:rPr>
          <w:lang w:val="en-GB"/>
        </w:rPr>
      </w:pPr>
      <w:r w:rsidRPr="002631EF">
        <w:rPr>
          <w:lang w:val="en-GB"/>
        </w:rPr>
        <w:t>In the "MAIN" sub-panel (3), select variables and click "START PCA/DCA" (5).</w:t>
      </w:r>
    </w:p>
    <w:p w14:paraId="1B747DD3" w14:textId="77777777" w:rsidR="002631EF" w:rsidRPr="002631EF" w:rsidRDefault="002631EF" w:rsidP="002631EF">
      <w:pPr>
        <w:pStyle w:val="ListParagraph"/>
        <w:numPr>
          <w:ilvl w:val="0"/>
          <w:numId w:val="7"/>
        </w:numPr>
        <w:spacing w:after="120"/>
        <w:rPr>
          <w:lang w:val="en-GB"/>
        </w:rPr>
      </w:pPr>
      <w:r w:rsidRPr="002631EF">
        <w:rPr>
          <w:lang w:val="en-GB"/>
        </w:rPr>
        <w:t>Choose PCs/DCs axis (6), set Montecarlo permutations (7), and run the Montecarlo test by clicking "START MONTECARLO" (8).</w:t>
      </w:r>
    </w:p>
    <w:p w14:paraId="4B51008F" w14:textId="7D8F4A2F" w:rsidR="00937D3D" w:rsidRDefault="00937D3D" w:rsidP="00937D3D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1DDDEA" wp14:editId="0499D08F">
            <wp:extent cx="6634933" cy="3426863"/>
            <wp:effectExtent l="0" t="0" r="0" b="2540"/>
            <wp:docPr id="815060152" name="Immagine 8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0152" name="Immagine 8" descr="Immagine che contiene testo, schermata, Diagramm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15" cy="344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2401F" w14:textId="301926A1" w:rsidR="00937D3D" w:rsidRPr="00275853" w:rsidRDefault="00937D3D" w:rsidP="00937D3D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8</w:t>
      </w:r>
    </w:p>
    <w:p w14:paraId="63DF6713" w14:textId="714DA8C8" w:rsidR="002631EF" w:rsidRPr="002631EF" w:rsidRDefault="002631EF" w:rsidP="002631EF">
      <w:pPr>
        <w:spacing w:after="120"/>
        <w:rPr>
          <w:lang w:val="en-GB"/>
        </w:rPr>
      </w:pPr>
      <w:r w:rsidRPr="002631EF">
        <w:rPr>
          <w:lang w:val="en-GB"/>
        </w:rPr>
        <w:lastRenderedPageBreak/>
        <w:t>Explore results in the "BIPLOTS" sub-panel (9), selecting components (10) and using the "BIPLOT" button (12).</w:t>
      </w:r>
    </w:p>
    <w:p w14:paraId="0C823BF1" w14:textId="77777777" w:rsidR="002631EF" w:rsidRDefault="002631EF" w:rsidP="002631EF">
      <w:pPr>
        <w:spacing w:after="120"/>
        <w:rPr>
          <w:lang w:val="en-GB"/>
        </w:rPr>
      </w:pPr>
      <w:r w:rsidRPr="002631EF">
        <w:rPr>
          <w:b/>
          <w:bCs/>
          <w:lang w:val="en-GB"/>
        </w:rPr>
        <w:t>Note:</w:t>
      </w:r>
      <w:r w:rsidRPr="002631EF">
        <w:rPr>
          <w:lang w:val="en-GB"/>
        </w:rPr>
        <w:t xml:space="preserve"> The "TIME" sub-plot workflow is consistent with raw data analysis.</w:t>
      </w:r>
    </w:p>
    <w:p w14:paraId="223D7E07" w14:textId="04A18B8C" w:rsidR="00937D3D" w:rsidRDefault="00937D3D" w:rsidP="00937D3D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7319DB" wp14:editId="428BED6A">
            <wp:extent cx="5884101" cy="8477428"/>
            <wp:effectExtent l="0" t="0" r="2540" b="0"/>
            <wp:docPr id="99817663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7663" name="Immagine 9" descr="Immagine che contiene testo, schermata, diagramm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499" cy="8525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3F93" w14:textId="75281F3C" w:rsidR="002631EF" w:rsidRPr="00525B5D" w:rsidRDefault="00937D3D" w:rsidP="00525B5D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9</w:t>
      </w:r>
    </w:p>
    <w:p w14:paraId="378DDEFE" w14:textId="77777777" w:rsidR="002631EF" w:rsidRPr="002631EF" w:rsidRDefault="002631EF" w:rsidP="002631EF">
      <w:pPr>
        <w:spacing w:after="120"/>
        <w:rPr>
          <w:b/>
          <w:bCs/>
          <w:sz w:val="32"/>
          <w:szCs w:val="32"/>
          <w:lang w:val="en-GB"/>
        </w:rPr>
      </w:pPr>
      <w:r w:rsidRPr="002631EF">
        <w:rPr>
          <w:b/>
          <w:bCs/>
          <w:sz w:val="32"/>
          <w:szCs w:val="32"/>
          <w:lang w:val="en-GB"/>
        </w:rPr>
        <w:lastRenderedPageBreak/>
        <w:t>7. Redundancy Analysis (RDA)</w:t>
      </w:r>
    </w:p>
    <w:p w14:paraId="06791286" w14:textId="33086B26" w:rsidR="002631EF" w:rsidRDefault="0058327E" w:rsidP="002631EF">
      <w:pPr>
        <w:spacing w:after="120"/>
        <w:rPr>
          <w:lang w:val="en-GB"/>
        </w:rPr>
      </w:pPr>
      <w:r>
        <w:rPr>
          <w:lang w:val="en-GB"/>
        </w:rPr>
        <w:t xml:space="preserve">Select the </w:t>
      </w:r>
      <w:r w:rsidR="002631EF" w:rsidRPr="002631EF">
        <w:rPr>
          <w:lang w:val="en-GB"/>
        </w:rPr>
        <w:t xml:space="preserve">"RDA" panel (1) </w:t>
      </w:r>
      <w:r>
        <w:rPr>
          <w:lang w:val="en-GB"/>
        </w:rPr>
        <w:t>and the “MAIN” sub-panel (2) top perform the RDA analysis.</w:t>
      </w:r>
    </w:p>
    <w:p w14:paraId="4F6F89FE" w14:textId="0CECEDCB" w:rsidR="0058327E" w:rsidRPr="002631EF" w:rsidRDefault="0058327E" w:rsidP="002631EF">
      <w:pPr>
        <w:spacing w:after="120"/>
        <w:rPr>
          <w:lang w:val="en-GB"/>
        </w:rPr>
      </w:pPr>
      <w:r>
        <w:rPr>
          <w:lang w:val="en-GB"/>
        </w:rPr>
        <w:t>An iterative process is required to perform the best-balanced model:</w:t>
      </w:r>
    </w:p>
    <w:p w14:paraId="6DC85932" w14:textId="3FCDD1CA" w:rsidR="002631EF" w:rsidRDefault="002631EF" w:rsidP="0058327E">
      <w:pPr>
        <w:pStyle w:val="ListParagraph"/>
        <w:numPr>
          <w:ilvl w:val="0"/>
          <w:numId w:val="11"/>
        </w:numPr>
        <w:spacing w:after="120"/>
        <w:rPr>
          <w:lang w:val="en-GB"/>
        </w:rPr>
      </w:pPr>
      <w:r w:rsidRPr="007E05BA">
        <w:rPr>
          <w:lang w:val="en-GB"/>
        </w:rPr>
        <w:t>Select predictors from the "PREDICTORS" subset list</w:t>
      </w:r>
      <w:r w:rsidR="0058327E">
        <w:rPr>
          <w:lang w:val="en-GB"/>
        </w:rPr>
        <w:t xml:space="preserve"> </w:t>
      </w:r>
      <w:r w:rsidR="0058327E" w:rsidRPr="007E05BA">
        <w:rPr>
          <w:lang w:val="en-GB"/>
        </w:rPr>
        <w:t>(3)</w:t>
      </w:r>
      <w:r w:rsidRPr="007E05BA">
        <w:rPr>
          <w:lang w:val="en-GB"/>
        </w:rPr>
        <w:t>.</w:t>
      </w:r>
    </w:p>
    <w:p w14:paraId="07FBBB76" w14:textId="1FFA7EF4" w:rsidR="0058327E" w:rsidRPr="007E05BA" w:rsidRDefault="0058327E" w:rsidP="0058327E">
      <w:pPr>
        <w:pStyle w:val="ListParagraph"/>
        <w:numPr>
          <w:ilvl w:val="0"/>
          <w:numId w:val="11"/>
        </w:numPr>
        <w:spacing w:after="120"/>
        <w:rPr>
          <w:lang w:val="en-GB"/>
        </w:rPr>
      </w:pPr>
      <w:r>
        <w:rPr>
          <w:lang w:val="en-GB"/>
        </w:rPr>
        <w:t>(</w:t>
      </w:r>
      <w:r w:rsidRPr="0058327E">
        <w:rPr>
          <w:i/>
          <w:iCs/>
          <w:lang w:val="en-GB"/>
        </w:rPr>
        <w:t>Optional</w:t>
      </w:r>
      <w:r>
        <w:rPr>
          <w:lang w:val="en-GB"/>
        </w:rPr>
        <w:t>) Set the Montecarlo iteration number</w:t>
      </w:r>
      <w:r w:rsidR="00525B5D">
        <w:rPr>
          <w:lang w:val="en-GB"/>
        </w:rPr>
        <w:t xml:space="preserve"> (4)</w:t>
      </w:r>
      <w:r>
        <w:rPr>
          <w:lang w:val="en-GB"/>
        </w:rPr>
        <w:t>.</w:t>
      </w:r>
    </w:p>
    <w:p w14:paraId="5A266288" w14:textId="720BF4F1" w:rsidR="00525B5D" w:rsidRDefault="002631EF" w:rsidP="0058327E">
      <w:pPr>
        <w:pStyle w:val="ListParagraph"/>
        <w:numPr>
          <w:ilvl w:val="0"/>
          <w:numId w:val="11"/>
        </w:numPr>
        <w:spacing w:after="120"/>
        <w:rPr>
          <w:lang w:val="en-GB"/>
        </w:rPr>
      </w:pPr>
      <w:r w:rsidRPr="007E05BA">
        <w:rPr>
          <w:lang w:val="en-GB"/>
        </w:rPr>
        <w:t>Run RDA</w:t>
      </w:r>
      <w:r w:rsidR="0058327E">
        <w:rPr>
          <w:lang w:val="en-GB"/>
        </w:rPr>
        <w:t xml:space="preserve"> test (5)</w:t>
      </w:r>
      <w:r w:rsidR="00525B5D">
        <w:rPr>
          <w:lang w:val="en-GB"/>
        </w:rPr>
        <w:t>.</w:t>
      </w:r>
    </w:p>
    <w:p w14:paraId="3A12CE0C" w14:textId="7C4E14A9" w:rsidR="002631EF" w:rsidRDefault="00525B5D" w:rsidP="0058327E">
      <w:pPr>
        <w:pStyle w:val="ListParagraph"/>
        <w:numPr>
          <w:ilvl w:val="0"/>
          <w:numId w:val="11"/>
        </w:numPr>
        <w:spacing w:after="120"/>
        <w:rPr>
          <w:lang w:val="en-GB"/>
        </w:rPr>
      </w:pPr>
      <w:r>
        <w:rPr>
          <w:lang w:val="en-GB"/>
        </w:rPr>
        <w:t>Select the test from the test record list (6) and show the test (7)</w:t>
      </w:r>
    </w:p>
    <w:p w14:paraId="48438971" w14:textId="57FFAA75" w:rsidR="002631EF" w:rsidRPr="007E05BA" w:rsidRDefault="00525B5D" w:rsidP="00525B5D">
      <w:pPr>
        <w:pStyle w:val="ListParagraph"/>
        <w:numPr>
          <w:ilvl w:val="0"/>
          <w:numId w:val="11"/>
        </w:numPr>
        <w:spacing w:after="120"/>
        <w:rPr>
          <w:lang w:val="en-GB"/>
        </w:rPr>
      </w:pPr>
      <w:r w:rsidRPr="007E05BA">
        <w:rPr>
          <w:lang w:val="en-GB"/>
        </w:rPr>
        <w:t>Evaluate RDA model metrics (GLOBAL MODEL, RDA_AXIS, MULTICOLLINEARITY, PREDICTORS TERMS</w:t>
      </w:r>
      <w:r>
        <w:rPr>
          <w:lang w:val="en-GB"/>
        </w:rPr>
        <w:t>)</w:t>
      </w:r>
      <w:r w:rsidR="00556C37">
        <w:rPr>
          <w:lang w:val="en-GB"/>
        </w:rPr>
        <w:t>.</w:t>
      </w:r>
    </w:p>
    <w:p w14:paraId="61FC8E30" w14:textId="70B8193C" w:rsidR="002631EF" w:rsidRDefault="002631EF" w:rsidP="0058327E">
      <w:pPr>
        <w:pStyle w:val="ListParagraph"/>
        <w:numPr>
          <w:ilvl w:val="0"/>
          <w:numId w:val="11"/>
        </w:numPr>
        <w:spacing w:after="120"/>
        <w:rPr>
          <w:lang w:val="en-GB"/>
        </w:rPr>
      </w:pPr>
      <w:r w:rsidRPr="007E05BA">
        <w:rPr>
          <w:lang w:val="en-GB"/>
        </w:rPr>
        <w:t>Iterate</w:t>
      </w:r>
      <w:r w:rsidR="00525B5D">
        <w:rPr>
          <w:lang w:val="en-GB"/>
        </w:rPr>
        <w:t xml:space="preserve"> (</w:t>
      </w:r>
      <w:proofErr w:type="spellStart"/>
      <w:r w:rsidR="00525B5D">
        <w:rPr>
          <w:lang w:val="en-GB"/>
        </w:rPr>
        <w:t>i</w:t>
      </w:r>
      <w:proofErr w:type="spellEnd"/>
      <w:r w:rsidR="00525B5D">
        <w:rPr>
          <w:lang w:val="en-GB"/>
        </w:rPr>
        <w:t>-v)</w:t>
      </w:r>
      <w:r w:rsidRPr="007E05BA">
        <w:rPr>
          <w:lang w:val="en-GB"/>
        </w:rPr>
        <w:t xml:space="preserve"> until optimal metrics align with research goals.</w:t>
      </w:r>
    </w:p>
    <w:p w14:paraId="4845D2BE" w14:textId="5EA032BE" w:rsidR="00525B5D" w:rsidRPr="00525B5D" w:rsidRDefault="00525B5D" w:rsidP="00525B5D">
      <w:pPr>
        <w:spacing w:after="120"/>
        <w:rPr>
          <w:lang w:val="en-GB"/>
        </w:rPr>
      </w:pPr>
      <w:r>
        <w:rPr>
          <w:lang w:val="en-GB"/>
        </w:rPr>
        <w:t xml:space="preserve">In the lower section of the “MAIN” panel, the </w:t>
      </w:r>
      <w:proofErr w:type="spellStart"/>
      <w:r>
        <w:rPr>
          <w:lang w:val="en-GB"/>
        </w:rPr>
        <w:t>screeplot</w:t>
      </w:r>
      <w:proofErr w:type="spellEnd"/>
      <w:r>
        <w:rPr>
          <w:lang w:val="en-GB"/>
        </w:rPr>
        <w:t xml:space="preserve"> (a) and heatmap (b) of the showed test are plotted.</w:t>
      </w:r>
    </w:p>
    <w:p w14:paraId="73B317D5" w14:textId="30E7B4FC" w:rsidR="006F40A3" w:rsidRDefault="002631EF" w:rsidP="002631EF">
      <w:pPr>
        <w:spacing w:after="120"/>
        <w:rPr>
          <w:lang w:val="en-GB"/>
        </w:rPr>
      </w:pPr>
      <w:r w:rsidRPr="009D0784">
        <w:rPr>
          <w:b/>
          <w:bCs/>
          <w:lang w:val="en-GB"/>
        </w:rPr>
        <w:t>Note:</w:t>
      </w:r>
      <w:r w:rsidRPr="002631EF">
        <w:rPr>
          <w:lang w:val="en-GB"/>
        </w:rPr>
        <w:t xml:space="preserve"> "BIPLOT" and "TIME" sub-plot workflows follow the same structure as PCA/DCA.</w:t>
      </w:r>
    </w:p>
    <w:p w14:paraId="5611E645" w14:textId="2DE2385C" w:rsidR="00275853" w:rsidRDefault="0002083A" w:rsidP="00275853">
      <w:pPr>
        <w:spacing w:after="1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0A00122" wp14:editId="23B21A06">
            <wp:extent cx="6021983" cy="5674289"/>
            <wp:effectExtent l="0" t="0" r="0" b="3175"/>
            <wp:docPr id="9013368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34" cy="5693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208CD" w14:textId="2A729EEC" w:rsidR="00275853" w:rsidRPr="00275853" w:rsidRDefault="00275853" w:rsidP="00275853">
      <w:pPr>
        <w:spacing w:after="120"/>
        <w:jc w:val="center"/>
        <w:rPr>
          <w:b/>
          <w:bCs/>
          <w:color w:val="FF0000"/>
          <w:lang w:val="en-GB"/>
        </w:rPr>
      </w:pPr>
      <w:r w:rsidRPr="00275853">
        <w:rPr>
          <w:b/>
          <w:bCs/>
          <w:color w:val="FF0000"/>
          <w:lang w:val="en-GB"/>
        </w:rPr>
        <w:t>Figure 10</w:t>
      </w:r>
    </w:p>
    <w:sectPr w:rsidR="00275853" w:rsidRPr="00275853" w:rsidSect="00F031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Iuliana Vasiliev-Popa" w:date="2024-02-16T15:30:00Z" w:initials="IV">
    <w:p w14:paraId="18975ACB" w14:textId="181B376E" w:rsidR="00626937" w:rsidRDefault="00626937">
      <w:pPr>
        <w:pStyle w:val="CommentText"/>
      </w:pPr>
      <w:r>
        <w:rPr>
          <w:rStyle w:val="CommentReference"/>
        </w:rPr>
        <w:annotationRef/>
      </w:r>
      <w:proofErr w:type="spellStart"/>
      <w:r>
        <w:t>Only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in </w:t>
      </w:r>
      <w:proofErr w:type="spellStart"/>
      <w:r>
        <w:t>main</w:t>
      </w:r>
      <w:proofErr w:type="spellEnd"/>
      <w:r>
        <w:t xml:space="preserve"> text are 4 clusters. Buti 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a problem</w:t>
      </w:r>
      <w:bookmarkStart w:id="5" w:name="_GoBack"/>
      <w:bookmarkEnd w:id="5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8975AC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8975ACB" w16cid:durableId="2979FE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425B"/>
    <w:multiLevelType w:val="hybridMultilevel"/>
    <w:tmpl w:val="BAC6DA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D43C8"/>
    <w:multiLevelType w:val="hybridMultilevel"/>
    <w:tmpl w:val="3348B37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DC7051"/>
    <w:multiLevelType w:val="hybridMultilevel"/>
    <w:tmpl w:val="7BF25E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B">
      <w:start w:val="1"/>
      <w:numFmt w:val="lowerRoman"/>
      <w:lvlText w:val="%2."/>
      <w:lvlJc w:val="righ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C6592"/>
    <w:multiLevelType w:val="hybridMultilevel"/>
    <w:tmpl w:val="3DCAF0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C3275"/>
    <w:multiLevelType w:val="hybridMultilevel"/>
    <w:tmpl w:val="EBF847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E3D47"/>
    <w:multiLevelType w:val="hybridMultilevel"/>
    <w:tmpl w:val="93629E94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71F77"/>
    <w:multiLevelType w:val="hybridMultilevel"/>
    <w:tmpl w:val="15E09C0C"/>
    <w:lvl w:ilvl="0" w:tplc="0410001B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43F8E"/>
    <w:multiLevelType w:val="hybridMultilevel"/>
    <w:tmpl w:val="D7F2DC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C1C51"/>
    <w:multiLevelType w:val="hybridMultilevel"/>
    <w:tmpl w:val="FF88D0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456BAE"/>
    <w:multiLevelType w:val="hybridMultilevel"/>
    <w:tmpl w:val="7C8ECB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D03868"/>
    <w:multiLevelType w:val="hybridMultilevel"/>
    <w:tmpl w:val="ABC4077A"/>
    <w:lvl w:ilvl="0" w:tplc="27705308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F9261AF"/>
    <w:multiLevelType w:val="hybridMultilevel"/>
    <w:tmpl w:val="81A651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0"/>
  </w:num>
  <w:num w:numId="5">
    <w:abstractNumId w:val="9"/>
  </w:num>
  <w:num w:numId="6">
    <w:abstractNumId w:val="11"/>
  </w:num>
  <w:num w:numId="7">
    <w:abstractNumId w:val="7"/>
  </w:num>
  <w:num w:numId="8">
    <w:abstractNumId w:val="5"/>
  </w:num>
  <w:num w:numId="9">
    <w:abstractNumId w:val="3"/>
  </w:num>
  <w:num w:numId="10">
    <w:abstractNumId w:val="4"/>
  </w:num>
  <w:num w:numId="11">
    <w:abstractNumId w:val="6"/>
  </w:num>
  <w:num w:numId="12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uliana Vasiliev-Popa">
    <w15:presenceInfo w15:providerId="AD" w15:userId="S-1-5-21-3383722602-2307415848-3390737122-46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oNotDisplayPageBoundaries/>
  <w:proofState w:spelling="clean" w:grammar="clean"/>
  <w:trackRevisions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563"/>
    <w:rsid w:val="00000F94"/>
    <w:rsid w:val="0002083A"/>
    <w:rsid w:val="00035290"/>
    <w:rsid w:val="000820E9"/>
    <w:rsid w:val="000B5C5A"/>
    <w:rsid w:val="000D7D1C"/>
    <w:rsid w:val="00146D9C"/>
    <w:rsid w:val="00167FC8"/>
    <w:rsid w:val="00194642"/>
    <w:rsid w:val="001B11CC"/>
    <w:rsid w:val="001E7D5F"/>
    <w:rsid w:val="002362AC"/>
    <w:rsid w:val="002549E7"/>
    <w:rsid w:val="002631EF"/>
    <w:rsid w:val="00275548"/>
    <w:rsid w:val="00275853"/>
    <w:rsid w:val="002A48C8"/>
    <w:rsid w:val="002B30E8"/>
    <w:rsid w:val="00351DA5"/>
    <w:rsid w:val="003A62CD"/>
    <w:rsid w:val="003F5C9F"/>
    <w:rsid w:val="00487B79"/>
    <w:rsid w:val="004A1064"/>
    <w:rsid w:val="004A731C"/>
    <w:rsid w:val="004C0531"/>
    <w:rsid w:val="004E223C"/>
    <w:rsid w:val="005016FB"/>
    <w:rsid w:val="00525B5D"/>
    <w:rsid w:val="0053743D"/>
    <w:rsid w:val="00550563"/>
    <w:rsid w:val="00555B8D"/>
    <w:rsid w:val="00556C37"/>
    <w:rsid w:val="00581561"/>
    <w:rsid w:val="0058327E"/>
    <w:rsid w:val="00626937"/>
    <w:rsid w:val="0063038F"/>
    <w:rsid w:val="00667EDA"/>
    <w:rsid w:val="006F40A3"/>
    <w:rsid w:val="006F6159"/>
    <w:rsid w:val="00747595"/>
    <w:rsid w:val="007636D1"/>
    <w:rsid w:val="007650B2"/>
    <w:rsid w:val="00777C8F"/>
    <w:rsid w:val="007805B6"/>
    <w:rsid w:val="007919ED"/>
    <w:rsid w:val="007E05BA"/>
    <w:rsid w:val="008014A4"/>
    <w:rsid w:val="008200A4"/>
    <w:rsid w:val="008371BE"/>
    <w:rsid w:val="008476C9"/>
    <w:rsid w:val="00847832"/>
    <w:rsid w:val="0087092A"/>
    <w:rsid w:val="0088383F"/>
    <w:rsid w:val="00904927"/>
    <w:rsid w:val="009324B7"/>
    <w:rsid w:val="00937D3D"/>
    <w:rsid w:val="00976F11"/>
    <w:rsid w:val="009A6729"/>
    <w:rsid w:val="009D0784"/>
    <w:rsid w:val="009D44F1"/>
    <w:rsid w:val="00A032AF"/>
    <w:rsid w:val="00A11021"/>
    <w:rsid w:val="00A729F0"/>
    <w:rsid w:val="00AA1CFB"/>
    <w:rsid w:val="00B4489A"/>
    <w:rsid w:val="00B91A46"/>
    <w:rsid w:val="00BA5E75"/>
    <w:rsid w:val="00BB203C"/>
    <w:rsid w:val="00BF50EB"/>
    <w:rsid w:val="00C10B91"/>
    <w:rsid w:val="00CB71A8"/>
    <w:rsid w:val="00D3721E"/>
    <w:rsid w:val="00D47719"/>
    <w:rsid w:val="00DA7E9D"/>
    <w:rsid w:val="00E0549A"/>
    <w:rsid w:val="00E553F1"/>
    <w:rsid w:val="00EA46F8"/>
    <w:rsid w:val="00EB7C8E"/>
    <w:rsid w:val="00EB7E03"/>
    <w:rsid w:val="00F031D3"/>
    <w:rsid w:val="00F56C50"/>
    <w:rsid w:val="00F67583"/>
    <w:rsid w:val="00F70CE1"/>
    <w:rsid w:val="00FF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E4E69"/>
  <w15:chartTrackingRefBased/>
  <w15:docId w15:val="{852C8830-AD18-4DE2-B01C-6793AAB38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0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0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0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5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5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5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5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5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5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0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0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0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0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05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05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05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5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05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24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4B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269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69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69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69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693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69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9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5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osit.co/download/rstudio-desktop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r-project.org/" TargetMode="External"/><Relationship Id="rId15" Type="http://schemas.microsoft.com/office/2011/relationships/commentsExtended" Target="commentsExtended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700</Words>
  <Characters>3993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Camillo Gabriele Licata</dc:creator>
  <cp:keywords/>
  <dc:description/>
  <cp:lastModifiedBy>Iuliana Vasiliev-Popa</cp:lastModifiedBy>
  <cp:revision>8</cp:revision>
  <dcterms:created xsi:type="dcterms:W3CDTF">2024-02-16T14:25:00Z</dcterms:created>
  <dcterms:modified xsi:type="dcterms:W3CDTF">2024-02-16T14:31:00Z</dcterms:modified>
</cp:coreProperties>
</file>